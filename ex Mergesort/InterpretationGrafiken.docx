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952AC" w14:textId="77777777" w:rsidR="003774DB" w:rsidRDefault="003774DB" w:rsidP="003774DB">
      <w:pPr>
        <w:pStyle w:val="Heading1"/>
        <w:rPr>
          <w:lang w:val="de-DE"/>
        </w:rPr>
      </w:pPr>
      <w:proofErr w:type="spellStart"/>
      <w:r>
        <w:rPr>
          <w:lang w:val="de-DE"/>
        </w:rPr>
        <w:t>Merge-Sort</w:t>
      </w:r>
      <w:proofErr w:type="spellEnd"/>
      <w:r>
        <w:rPr>
          <w:lang w:val="de-DE"/>
        </w:rPr>
        <w:t>: Interpretation der Grafiken</w:t>
      </w:r>
    </w:p>
    <w:p w14:paraId="7A757BDA" w14:textId="77777777" w:rsidR="003774DB" w:rsidRPr="003774DB" w:rsidRDefault="003774DB" w:rsidP="003774DB">
      <w:pPr>
        <w:rPr>
          <w:lang w:val="de-DE"/>
        </w:rPr>
      </w:pPr>
      <w:r w:rsidRPr="003774DB">
        <w:rPr>
          <w:noProof/>
          <w:lang w:val="en-US"/>
        </w:rPr>
        <mc:AlternateContent>
          <mc:Choice Requires="wps">
            <w:drawing>
              <wp:anchor distT="45720" distB="45720" distL="114300" distR="114300" simplePos="0" relativeHeight="251659264" behindDoc="0" locked="0" layoutInCell="1" allowOverlap="1" wp14:anchorId="032C661D" wp14:editId="5956288C">
                <wp:simplePos x="0" y="0"/>
                <wp:positionH relativeFrom="margin">
                  <wp:align>center</wp:align>
                </wp:positionH>
                <wp:positionV relativeFrom="paragraph">
                  <wp:posOffset>229870</wp:posOffset>
                </wp:positionV>
                <wp:extent cx="7117080" cy="4540250"/>
                <wp:effectExtent l="0" t="0" r="762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4540250"/>
                        </a:xfrm>
                        <a:prstGeom prst="rect">
                          <a:avLst/>
                        </a:prstGeom>
                        <a:solidFill>
                          <a:srgbClr val="FFFFFF"/>
                        </a:solidFill>
                        <a:ln w="9525">
                          <a:noFill/>
                          <a:miter lim="800000"/>
                          <a:headEnd/>
                          <a:tailEnd/>
                        </a:ln>
                      </wps:spPr>
                      <wps:txbx>
                        <w:txbxContent>
                          <w:p w14:paraId="02A16CB5" w14:textId="77777777" w:rsidR="003774DB" w:rsidRDefault="003774DB">
                            <w:r>
                              <w:rPr>
                                <w:noProof/>
                                <w:lang w:val="en-US"/>
                              </w:rPr>
                              <w:drawing>
                                <wp:inline distT="0" distB="0" distL="0" distR="0" wp14:anchorId="02514F95" wp14:editId="0466B3CA">
                                  <wp:extent cx="7014374" cy="4387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6534" cy="438920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feld 2" o:spid="_x0000_s1026" type="#_x0000_t202" style="position:absolute;margin-left:0;margin-top:18.1pt;width:560.4pt;height:3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" stroked="f">
                <v:textbox>
                  <w:txbxContent>
                    <w:p w:rsidR="003774DB" w:rsidRDefault="003774DB">
                      <w:r>
                        <w:rPr>
                          <w:noProof/>
                        </w:rPr>
                        <w:drawing>
                          <wp:inline distT="0" distB="0" distL="0" distR="0" wp14:anchorId="1B1F6615" wp14:editId="1E9BF50B">
                            <wp:extent cx="7014374" cy="4387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6534" cy="4389201"/>
                                    </a:xfrm>
                                    <a:prstGeom prst="rect">
                                      <a:avLst/>
                                    </a:prstGeom>
                                  </pic:spPr>
                                </pic:pic>
                              </a:graphicData>
                            </a:graphic>
                          </wp:inline>
                        </w:drawing>
                      </w:r>
                    </w:p>
                  </w:txbxContent>
                </v:textbox>
                <w10:wrap type="square" anchorx="margin"/>
              </v:shape>
            </w:pict>
          </mc:Fallback>
        </mc:AlternateContent>
      </w:r>
    </w:p>
    <w:p w14:paraId="081D6591" w14:textId="77777777" w:rsidR="003774DB" w:rsidRPr="003774DB" w:rsidRDefault="003774DB" w:rsidP="003774DB">
      <w:pPr>
        <w:pStyle w:val="ListParagraph"/>
        <w:numPr>
          <w:ilvl w:val="0"/>
          <w:numId w:val="1"/>
        </w:numPr>
        <w:rPr>
          <w:rStyle w:val="IntenseEmphasis"/>
        </w:rPr>
      </w:pPr>
      <w:r w:rsidRPr="003774DB">
        <w:rPr>
          <w:rStyle w:val="IntenseEmphasis"/>
        </w:rPr>
        <w:t>Geschwindigkeit Simple gleich wie Geschwindigkeit Threads</w:t>
      </w:r>
    </w:p>
    <w:p w14:paraId="6ACE1974" w14:textId="77777777" w:rsidR="003774DB" w:rsidRDefault="003774DB" w:rsidP="003774DB">
      <w:pPr>
        <w:rPr>
          <w:lang w:val="de-DE"/>
        </w:rPr>
      </w:pPr>
      <w:r w:rsidRPr="003774DB">
        <w:rPr>
          <w:b/>
          <w:lang w:val="de-DE"/>
        </w:rPr>
        <w:t>Beobachtung:</w:t>
      </w:r>
      <w:r>
        <w:rPr>
          <w:lang w:val="de-DE"/>
        </w:rPr>
        <w:t xml:space="preserve"> Die Simple-Version des Algorithmus, bei welcher </w:t>
      </w:r>
      <w:proofErr w:type="spellStart"/>
      <w:r>
        <w:rPr>
          <w:lang w:val="de-DE"/>
        </w:rPr>
        <w:t>Mergesort</w:t>
      </w:r>
      <w:proofErr w:type="spellEnd"/>
      <w:r>
        <w:rPr>
          <w:lang w:val="de-DE"/>
        </w:rPr>
        <w:t xml:space="preserve"> in der einfachsten Weise und ohne optimierende Eigenschaften implementiert wurde, läuft gleich schnell wie die Implementation mit Multithreading (4 Threads).</w:t>
      </w:r>
    </w:p>
    <w:p w14:paraId="7FB376AA" w14:textId="77777777" w:rsidR="003774DB" w:rsidRDefault="003774DB" w:rsidP="003774DB">
      <w:pPr>
        <w:rPr>
          <w:lang w:val="de-DE"/>
        </w:rPr>
      </w:pPr>
      <w:r w:rsidRPr="003774DB">
        <w:rPr>
          <w:b/>
          <w:lang w:val="de-DE"/>
        </w:rPr>
        <w:t>Interpretation:</w:t>
      </w:r>
      <w:r>
        <w:rPr>
          <w:lang w:val="de-DE"/>
        </w:rPr>
        <w:t xml:space="preserve"> Möglicherweise wurde das Multithreading nicht korrekt implementiert.</w:t>
      </w:r>
    </w:p>
    <w:p w14:paraId="22DC5DF5" w14:textId="77777777" w:rsidR="003774DB" w:rsidRPr="003774DB" w:rsidRDefault="003774DB" w:rsidP="003774DB">
      <w:pPr>
        <w:pStyle w:val="ListParagraph"/>
        <w:numPr>
          <w:ilvl w:val="0"/>
          <w:numId w:val="1"/>
        </w:numPr>
        <w:rPr>
          <w:rStyle w:val="IntenseEmphasis"/>
        </w:rPr>
      </w:pPr>
      <w:proofErr w:type="spellStart"/>
      <w:r>
        <w:rPr>
          <w:rStyle w:val="IntenseEmphasis"/>
        </w:rPr>
        <w:t>Mergesort</w:t>
      </w:r>
      <w:proofErr w:type="spellEnd"/>
      <w:r>
        <w:rPr>
          <w:rStyle w:val="IntenseEmphasis"/>
        </w:rPr>
        <w:t xml:space="preserve"> mit Insertionsort ab bestimmter Grenze ist am schnellsten</w:t>
      </w:r>
    </w:p>
    <w:p w14:paraId="7B0D3FC4" w14:textId="77777777" w:rsidR="003774DB" w:rsidRDefault="003774DB" w:rsidP="003774DB">
      <w:pPr>
        <w:rPr>
          <w:lang w:val="de-DE"/>
        </w:rPr>
      </w:pPr>
      <w:r w:rsidRPr="003774DB">
        <w:rPr>
          <w:b/>
          <w:lang w:val="de-DE"/>
        </w:rPr>
        <w:t>Beobachtung:</w:t>
      </w:r>
      <w:r>
        <w:rPr>
          <w:lang w:val="de-DE"/>
        </w:rPr>
        <w:t xml:space="preserve"> Die grüne Kurve beschreibt die Geschwindigkeit des </w:t>
      </w:r>
      <w:proofErr w:type="spellStart"/>
      <w:r>
        <w:rPr>
          <w:lang w:val="de-DE"/>
        </w:rPr>
        <w:t>Mergesort</w:t>
      </w:r>
      <w:proofErr w:type="spellEnd"/>
      <w:r>
        <w:rPr>
          <w:lang w:val="de-DE"/>
        </w:rPr>
        <w:t xml:space="preserve">-Algorithmus, bei welchem ab einer </w:t>
      </w:r>
      <w:proofErr w:type="spellStart"/>
      <w:r>
        <w:rPr>
          <w:lang w:val="de-DE"/>
        </w:rPr>
        <w:t>Arraygrösse</w:t>
      </w:r>
      <w:proofErr w:type="spellEnd"/>
      <w:r>
        <w:rPr>
          <w:lang w:val="de-DE"/>
        </w:rPr>
        <w:t xml:space="preserve"> von 250 auf Insertionsort gewechselt wird. Diese Version von </w:t>
      </w:r>
      <w:proofErr w:type="spellStart"/>
      <w:r>
        <w:rPr>
          <w:lang w:val="de-DE"/>
        </w:rPr>
        <w:t>Mergesort</w:t>
      </w:r>
      <w:proofErr w:type="spellEnd"/>
      <w:r>
        <w:rPr>
          <w:lang w:val="de-DE"/>
        </w:rPr>
        <w:t xml:space="preserve"> ist im Vergleich mit den anderen Versionen die schnellste.</w:t>
      </w:r>
    </w:p>
    <w:p w14:paraId="46543225" w14:textId="77777777" w:rsidR="003774DB" w:rsidRDefault="003774DB" w:rsidP="003774DB">
      <w:pPr>
        <w:rPr>
          <w:lang w:val="de-DE"/>
        </w:rPr>
      </w:pPr>
      <w:r w:rsidRPr="003774DB">
        <w:rPr>
          <w:b/>
          <w:lang w:val="de-DE"/>
        </w:rPr>
        <w:t>Interpretation:</w:t>
      </w:r>
      <w:r>
        <w:rPr>
          <w:lang w:val="de-DE"/>
        </w:rPr>
        <w:t xml:space="preserve"> </w:t>
      </w:r>
      <w:r w:rsidR="006B0929">
        <w:rPr>
          <w:lang w:val="de-DE"/>
        </w:rPr>
        <w:t xml:space="preserve">Ab einer bestimmten </w:t>
      </w:r>
      <w:proofErr w:type="spellStart"/>
      <w:r w:rsidR="006B0929">
        <w:rPr>
          <w:lang w:val="de-DE"/>
        </w:rPr>
        <w:t>Arraygrösse</w:t>
      </w:r>
      <w:proofErr w:type="spellEnd"/>
      <w:r w:rsidR="006B0929">
        <w:rPr>
          <w:lang w:val="de-DE"/>
        </w:rPr>
        <w:t xml:space="preserve"> scheint Insertionsort schneller zu sortieren als </w:t>
      </w:r>
      <w:proofErr w:type="spellStart"/>
      <w:r w:rsidR="006B0929">
        <w:rPr>
          <w:lang w:val="de-DE"/>
        </w:rPr>
        <w:t>Mergesort</w:t>
      </w:r>
      <w:proofErr w:type="spellEnd"/>
      <w:r w:rsidR="006B0929">
        <w:rPr>
          <w:lang w:val="de-DE"/>
        </w:rPr>
        <w:t>.</w:t>
      </w:r>
    </w:p>
    <w:p w14:paraId="27149DAB" w14:textId="77777777" w:rsidR="006B0929" w:rsidRPr="003774DB" w:rsidRDefault="006B0929" w:rsidP="006B0929">
      <w:pPr>
        <w:pStyle w:val="ListParagraph"/>
        <w:numPr>
          <w:ilvl w:val="0"/>
          <w:numId w:val="1"/>
        </w:numPr>
        <w:rPr>
          <w:rStyle w:val="IntenseEmphasis"/>
        </w:rPr>
      </w:pPr>
      <w:proofErr w:type="spellStart"/>
      <w:r>
        <w:rPr>
          <w:rStyle w:val="IntenseEmphasis"/>
        </w:rPr>
        <w:t>Mergesort</w:t>
      </w:r>
      <w:proofErr w:type="spellEnd"/>
      <w:r>
        <w:rPr>
          <w:rStyle w:val="IntenseEmphasis"/>
        </w:rPr>
        <w:t xml:space="preserve"> mit Insertionsort für </w:t>
      </w:r>
      <w:proofErr w:type="spellStart"/>
      <w:r>
        <w:rPr>
          <w:rStyle w:val="IntenseEmphasis"/>
        </w:rPr>
        <w:t>Recombining</w:t>
      </w:r>
      <w:proofErr w:type="spellEnd"/>
      <w:r>
        <w:rPr>
          <w:rStyle w:val="IntenseEmphasis"/>
        </w:rPr>
        <w:t xml:space="preserve"> langsam</w:t>
      </w:r>
    </w:p>
    <w:p w14:paraId="5CF175FF" w14:textId="77777777" w:rsidR="006B0929" w:rsidRDefault="006B0929" w:rsidP="006B0929">
      <w:pPr>
        <w:rPr>
          <w:lang w:val="de-DE"/>
        </w:rPr>
      </w:pPr>
      <w:r w:rsidRPr="003774DB">
        <w:rPr>
          <w:b/>
          <w:lang w:val="de-DE"/>
        </w:rPr>
        <w:t>Beobachtung:</w:t>
      </w:r>
      <w:r>
        <w:rPr>
          <w:lang w:val="de-DE"/>
        </w:rPr>
        <w:t xml:space="preserve"> Wenn die </w:t>
      </w:r>
      <w:proofErr w:type="spellStart"/>
      <w:r>
        <w:rPr>
          <w:lang w:val="de-DE"/>
        </w:rPr>
        <w:t>Recombining</w:t>
      </w:r>
      <w:proofErr w:type="spellEnd"/>
      <w:r>
        <w:rPr>
          <w:lang w:val="de-DE"/>
        </w:rPr>
        <w:t xml:space="preserve">-Funktion von </w:t>
      </w:r>
      <w:proofErr w:type="spellStart"/>
      <w:r>
        <w:rPr>
          <w:lang w:val="de-DE"/>
        </w:rPr>
        <w:t>Mergesort</w:t>
      </w:r>
      <w:proofErr w:type="spellEnd"/>
      <w:r>
        <w:rPr>
          <w:lang w:val="de-DE"/>
        </w:rPr>
        <w:t xml:space="preserve"> durch Insertionsort ersetzt wird, resultiert die </w:t>
      </w:r>
      <w:r w:rsidRPr="006B0929">
        <w:t>verhältnismässig</w:t>
      </w:r>
      <w:r>
        <w:rPr>
          <w:lang w:val="de-DE"/>
        </w:rPr>
        <w:t xml:space="preserve"> langsamste Version des </w:t>
      </w:r>
      <w:proofErr w:type="spellStart"/>
      <w:r>
        <w:rPr>
          <w:lang w:val="de-DE"/>
        </w:rPr>
        <w:t>Mergesort</w:t>
      </w:r>
      <w:proofErr w:type="spellEnd"/>
      <w:r>
        <w:rPr>
          <w:lang w:val="de-DE"/>
        </w:rPr>
        <w:t>-Algorithmus.</w:t>
      </w:r>
      <w:ins w:id="0" w:author="Office 2004 Drive-Benutzer" w:date="2018-10-21T20:16:00Z">
        <w:r w:rsidR="004C662A">
          <w:rPr>
            <w:lang w:val="de-DE"/>
          </w:rPr>
          <w:t xml:space="preserve"> (blaue Kurve)</w:t>
        </w:r>
      </w:ins>
      <w:bookmarkStart w:id="1" w:name="_GoBack"/>
      <w:bookmarkEnd w:id="1"/>
    </w:p>
    <w:p w14:paraId="36489F6A" w14:textId="77777777" w:rsidR="006B0929" w:rsidRDefault="006B0929" w:rsidP="006B0929">
      <w:pPr>
        <w:rPr>
          <w:lang w:val="de-DE"/>
        </w:rPr>
      </w:pPr>
      <w:r w:rsidRPr="003774DB">
        <w:rPr>
          <w:b/>
          <w:lang w:val="de-DE"/>
        </w:rPr>
        <w:lastRenderedPageBreak/>
        <w:t>Interpretation:</w:t>
      </w:r>
      <w:r>
        <w:rPr>
          <w:lang w:val="de-DE"/>
        </w:rPr>
        <w:t xml:space="preserve"> Insertionsort sortiert indem ein Teilarray (</w:t>
      </w:r>
      <w:proofErr w:type="spellStart"/>
      <w:r>
        <w:rPr>
          <w:lang w:val="de-DE"/>
        </w:rPr>
        <w:t>Postfix</w:t>
      </w:r>
      <w:proofErr w:type="spellEnd"/>
      <w:r>
        <w:rPr>
          <w:lang w:val="de-DE"/>
        </w:rPr>
        <w:t>), von dem angenommen wird, er sei unsortiert, Element für Element in einen sortierten Teilarray (</w:t>
      </w:r>
      <w:proofErr w:type="spellStart"/>
      <w:r>
        <w:rPr>
          <w:lang w:val="de-DE"/>
        </w:rPr>
        <w:t>Prefix</w:t>
      </w:r>
      <w:proofErr w:type="spellEnd"/>
      <w:r>
        <w:rPr>
          <w:lang w:val="de-DE"/>
        </w:rPr>
        <w:t xml:space="preserve">) eingefügt wird. </w:t>
      </w:r>
      <w:proofErr w:type="spellStart"/>
      <w:r>
        <w:rPr>
          <w:lang w:val="de-DE"/>
        </w:rPr>
        <w:t>Mergesort</w:t>
      </w:r>
      <w:proofErr w:type="spellEnd"/>
      <w:r>
        <w:rPr>
          <w:lang w:val="de-DE"/>
        </w:rPr>
        <w:t xml:space="preserve"> liefert für das </w:t>
      </w:r>
      <w:proofErr w:type="spellStart"/>
      <w:r>
        <w:rPr>
          <w:lang w:val="de-DE"/>
        </w:rPr>
        <w:t>Recombining</w:t>
      </w:r>
      <w:proofErr w:type="spellEnd"/>
      <w:r>
        <w:rPr>
          <w:lang w:val="de-DE"/>
        </w:rPr>
        <w:t xml:space="preserve"> jedoch bereits sortierte Arrays. </w:t>
      </w:r>
      <w:r w:rsidR="003367C0">
        <w:rPr>
          <w:lang w:val="de-DE"/>
        </w:rPr>
        <w:t xml:space="preserve">Somit wird der </w:t>
      </w:r>
      <w:proofErr w:type="spellStart"/>
      <w:r w:rsidR="003367C0">
        <w:rPr>
          <w:lang w:val="de-DE"/>
        </w:rPr>
        <w:t>Postfix</w:t>
      </w:r>
      <w:proofErr w:type="spellEnd"/>
      <w:r w:rsidR="003367C0">
        <w:rPr>
          <w:lang w:val="de-DE"/>
        </w:rPr>
        <w:t xml:space="preserve"> jeweils zweimal sortiert. Erstens beim Aufsplitten durch </w:t>
      </w:r>
      <w:proofErr w:type="spellStart"/>
      <w:r w:rsidR="003367C0">
        <w:rPr>
          <w:lang w:val="de-DE"/>
        </w:rPr>
        <w:t>Mergesort</w:t>
      </w:r>
      <w:proofErr w:type="spellEnd"/>
      <w:r w:rsidR="003367C0">
        <w:rPr>
          <w:lang w:val="de-DE"/>
        </w:rPr>
        <w:t xml:space="preserve">, zweitens beim </w:t>
      </w:r>
      <w:proofErr w:type="spellStart"/>
      <w:r w:rsidR="003367C0">
        <w:rPr>
          <w:lang w:val="de-DE"/>
        </w:rPr>
        <w:t>Recombining</w:t>
      </w:r>
      <w:proofErr w:type="spellEnd"/>
      <w:r w:rsidR="003367C0">
        <w:rPr>
          <w:lang w:val="de-DE"/>
        </w:rPr>
        <w:t xml:space="preserve"> durch Insertionsort. Eine Kombination der zwei Algorithmen in der beschriebenen Weise führt somit zu einer höheren Komplexität als die Simple-Variante.</w:t>
      </w:r>
      <w:ins w:id="2" w:author="Office 2004 Drive-Benutzer" w:date="2018-10-21T20:13:00Z">
        <w:r w:rsidR="004C662A">
          <w:rPr>
            <w:lang w:val="de-DE"/>
          </w:rPr>
          <w:t xml:space="preserve"> </w:t>
        </w:r>
        <w:proofErr w:type="spellStart"/>
        <w:r w:rsidR="004C662A">
          <w:rPr>
            <w:lang w:val="de-DE"/>
          </w:rPr>
          <w:t>Zusätlich</w:t>
        </w:r>
        <w:proofErr w:type="spellEnd"/>
        <w:r w:rsidR="004C662A">
          <w:rPr>
            <w:lang w:val="de-DE"/>
          </w:rPr>
          <w:t xml:space="preserve"> wird der </w:t>
        </w:r>
        <w:proofErr w:type="spellStart"/>
        <w:r w:rsidR="004C662A">
          <w:rPr>
            <w:lang w:val="de-DE"/>
          </w:rPr>
          <w:t>Postfix</w:t>
        </w:r>
        <w:proofErr w:type="spellEnd"/>
        <w:r w:rsidR="004C662A">
          <w:rPr>
            <w:lang w:val="de-DE"/>
          </w:rPr>
          <w:t xml:space="preserve"> „vorsortiert“, was ja nicht notwendig ist, da der Insertionsort vom </w:t>
        </w:r>
        <w:proofErr w:type="spellStart"/>
        <w:r w:rsidR="004C662A">
          <w:rPr>
            <w:lang w:val="de-DE"/>
          </w:rPr>
          <w:t>Postfix</w:t>
        </w:r>
        <w:proofErr w:type="spellEnd"/>
        <w:r w:rsidR="004C662A">
          <w:rPr>
            <w:lang w:val="de-DE"/>
          </w:rPr>
          <w:t xml:space="preserve"> Element um Element im </w:t>
        </w:r>
        <w:proofErr w:type="spellStart"/>
        <w:r w:rsidR="004C662A">
          <w:rPr>
            <w:lang w:val="de-DE"/>
          </w:rPr>
          <w:t>Prefix</w:t>
        </w:r>
        <w:proofErr w:type="spellEnd"/>
        <w:r w:rsidR="004C662A">
          <w:rPr>
            <w:lang w:val="de-DE"/>
          </w:rPr>
          <w:t xml:space="preserve"> am </w:t>
        </w:r>
        <w:proofErr w:type="spellStart"/>
        <w:r w:rsidR="004C662A">
          <w:rPr>
            <w:lang w:val="de-DE"/>
          </w:rPr>
          <w:t>richigen</w:t>
        </w:r>
        <w:proofErr w:type="spellEnd"/>
        <w:r w:rsidR="004C662A">
          <w:rPr>
            <w:lang w:val="de-DE"/>
          </w:rPr>
          <w:t xml:space="preserve"> Ort einfügt. Eine nichtnotwendige Arbeit wird somit zeitraubend durchgeführt.</w:t>
        </w:r>
      </w:ins>
    </w:p>
    <w:p w14:paraId="1B186EF1" w14:textId="77777777" w:rsidR="003367C0" w:rsidRDefault="003367C0" w:rsidP="006B0929">
      <w:pPr>
        <w:rPr>
          <w:lang w:val="de-DE"/>
        </w:rPr>
      </w:pPr>
      <w:r w:rsidRPr="003774DB">
        <w:rPr>
          <w:noProof/>
          <w:lang w:val="en-US"/>
        </w:rPr>
        <mc:AlternateContent>
          <mc:Choice Requires="wps">
            <w:drawing>
              <wp:anchor distT="45720" distB="45720" distL="114300" distR="114300" simplePos="0" relativeHeight="251661312" behindDoc="0" locked="0" layoutInCell="1" allowOverlap="1" wp14:anchorId="595E5DAC" wp14:editId="143C8606">
                <wp:simplePos x="0" y="0"/>
                <wp:positionH relativeFrom="margin">
                  <wp:align>center</wp:align>
                </wp:positionH>
                <wp:positionV relativeFrom="paragraph">
                  <wp:posOffset>356235</wp:posOffset>
                </wp:positionV>
                <wp:extent cx="7117080" cy="3803650"/>
                <wp:effectExtent l="0" t="0" r="7620" b="635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3803650"/>
                        </a:xfrm>
                        <a:prstGeom prst="rect">
                          <a:avLst/>
                        </a:prstGeom>
                        <a:solidFill>
                          <a:srgbClr val="FFFFFF"/>
                        </a:solidFill>
                        <a:ln w="9525">
                          <a:noFill/>
                          <a:miter lim="800000"/>
                          <a:headEnd/>
                          <a:tailEnd/>
                        </a:ln>
                      </wps:spPr>
                      <wps:txbx>
                        <w:txbxContent>
                          <w:p w14:paraId="3475AF4E" w14:textId="77777777" w:rsidR="003367C0" w:rsidRDefault="003367C0" w:rsidP="003367C0">
                            <w:r w:rsidRPr="003367C0">
                              <w:rPr>
                                <w:noProof/>
                              </w:rPr>
                              <w:t xml:space="preserve"> </w:t>
                            </w:r>
                            <w:r>
                              <w:rPr>
                                <w:noProof/>
                                <w:lang w:val="en-US"/>
                              </w:rPr>
                              <w:drawing>
                                <wp:inline distT="0" distB="0" distL="0" distR="0" wp14:anchorId="730C09C0" wp14:editId="2FDEF285">
                                  <wp:extent cx="6766560" cy="3703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6560" cy="3703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FD9A0C" id="_x0000_s1027" type="#_x0000_t202" style="position:absolute;margin-left:0;margin-top:28.05pt;width:560.4pt;height:299.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" stroked="f">
                <v:textbox>
                  <w:txbxContent>
                    <w:p w:rsidR="003367C0" w:rsidRDefault="003367C0" w:rsidP="003367C0">
                      <w:r w:rsidRPr="003367C0">
                        <w:rPr>
                          <w:noProof/>
                        </w:rPr>
                        <w:t xml:space="preserve"> </w:t>
                      </w:r>
                      <w:r>
                        <w:rPr>
                          <w:noProof/>
                        </w:rPr>
                        <w:drawing>
                          <wp:inline distT="0" distB="0" distL="0" distR="0" wp14:anchorId="3361B537" wp14:editId="1AD89F66">
                            <wp:extent cx="6766560" cy="3703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6560" cy="3703320"/>
                                    </a:xfrm>
                                    <a:prstGeom prst="rect">
                                      <a:avLst/>
                                    </a:prstGeom>
                                  </pic:spPr>
                                </pic:pic>
                              </a:graphicData>
                            </a:graphic>
                          </wp:inline>
                        </w:drawing>
                      </w:r>
                    </w:p>
                  </w:txbxContent>
                </v:textbox>
                <w10:wrap type="square" anchorx="margin"/>
              </v:shape>
            </w:pict>
          </mc:Fallback>
        </mc:AlternateContent>
      </w:r>
    </w:p>
    <w:p w14:paraId="1364C754" w14:textId="77777777" w:rsidR="003367C0" w:rsidRPr="003774DB" w:rsidRDefault="003367C0" w:rsidP="003367C0">
      <w:pPr>
        <w:pStyle w:val="ListParagraph"/>
        <w:numPr>
          <w:ilvl w:val="0"/>
          <w:numId w:val="1"/>
        </w:numPr>
        <w:rPr>
          <w:rStyle w:val="IntenseEmphasis"/>
        </w:rPr>
      </w:pPr>
      <w:proofErr w:type="spellStart"/>
      <w:r>
        <w:rPr>
          <w:rStyle w:val="IntenseEmphasis"/>
        </w:rPr>
        <w:t>Boudaries</w:t>
      </w:r>
      <w:proofErr w:type="spellEnd"/>
      <w:r>
        <w:rPr>
          <w:rStyle w:val="IntenseEmphasis"/>
        </w:rPr>
        <w:t xml:space="preserve"> für Wechsel für Insertionsort</w:t>
      </w:r>
    </w:p>
    <w:p w14:paraId="1C3FA8B3" w14:textId="77777777" w:rsidR="003367C0" w:rsidRDefault="003367C0" w:rsidP="003367C0">
      <w:pPr>
        <w:rPr>
          <w:lang w:val="de-DE"/>
        </w:rPr>
      </w:pPr>
      <w:r w:rsidRPr="003774DB">
        <w:rPr>
          <w:b/>
          <w:lang w:val="de-DE"/>
        </w:rPr>
        <w:t>Beobachtung:</w:t>
      </w:r>
      <w:r>
        <w:rPr>
          <w:lang w:val="de-DE"/>
        </w:rPr>
        <w:t xml:space="preserve"> Es sollte untersucht werden, wo die Grenze (</w:t>
      </w:r>
      <w:proofErr w:type="spellStart"/>
      <w:r>
        <w:rPr>
          <w:lang w:val="de-DE"/>
        </w:rPr>
        <w:t>Arraygrösse</w:t>
      </w:r>
      <w:proofErr w:type="spellEnd"/>
      <w:r>
        <w:rPr>
          <w:lang w:val="de-DE"/>
        </w:rPr>
        <w:t xml:space="preserve">) liegt, ab welcher von </w:t>
      </w:r>
      <w:proofErr w:type="spellStart"/>
      <w:r>
        <w:rPr>
          <w:lang w:val="de-DE"/>
        </w:rPr>
        <w:t>Mergesort</w:t>
      </w:r>
      <w:proofErr w:type="spellEnd"/>
      <w:r>
        <w:rPr>
          <w:lang w:val="de-DE"/>
        </w:rPr>
        <w:t xml:space="preserve"> zu Insertionsort gewechselt werden soll, damit die optimale Laufzeit resultiert. Zu diesem Zweck wurde ein Array mit </w:t>
      </w:r>
      <w:proofErr w:type="spellStart"/>
      <w:r>
        <w:rPr>
          <w:lang w:val="de-DE"/>
        </w:rPr>
        <w:t>Grösse</w:t>
      </w:r>
      <w:proofErr w:type="spellEnd"/>
      <w:r>
        <w:rPr>
          <w:lang w:val="de-DE"/>
        </w:rPr>
        <w:t xml:space="preserve"> 100‘000 sortiert, wobei die Grenze variiert wurde (1 bis 3</w:t>
      </w:r>
      <w:r w:rsidR="00B953FD">
        <w:rPr>
          <w:lang w:val="de-DE"/>
        </w:rPr>
        <w:t>‘250</w:t>
      </w:r>
      <w:r>
        <w:rPr>
          <w:lang w:val="de-DE"/>
        </w:rPr>
        <w:t>), ab welcher auf Insertionsort umgestellt wird. Die obige Grafik zeigt die Laufzeit dieser Sortierungen.</w:t>
      </w:r>
    </w:p>
    <w:p w14:paraId="5137A3EF" w14:textId="77777777" w:rsidR="003367C0" w:rsidRDefault="003367C0" w:rsidP="003367C0">
      <w:pPr>
        <w:rPr>
          <w:rFonts w:eastAsiaTheme="minorEastAsia"/>
          <w:lang w:val="de-DE"/>
        </w:rPr>
      </w:pPr>
      <w:r>
        <w:rPr>
          <w:b/>
          <w:lang w:val="de-DE"/>
        </w:rPr>
        <w:t xml:space="preserve">Interpretation: </w:t>
      </w:r>
      <w:r>
        <w:rPr>
          <w:lang w:val="de-DE"/>
        </w:rPr>
        <w:t xml:space="preserve">Bei der Kurve in der obigen </w:t>
      </w:r>
      <w:r w:rsidR="00B953FD">
        <w:rPr>
          <w:lang w:val="de-DE"/>
        </w:rPr>
        <w:t xml:space="preserve">Grafik fällt die Abstufung auf. Dies macht Sinn, wenn man die Vorgehensweise von </w:t>
      </w:r>
      <w:proofErr w:type="spellStart"/>
      <w:r w:rsidR="00B953FD">
        <w:rPr>
          <w:lang w:val="de-DE"/>
        </w:rPr>
        <w:t>Mergesort</w:t>
      </w:r>
      <w:proofErr w:type="spellEnd"/>
      <w:r w:rsidR="00B953FD">
        <w:rPr>
          <w:lang w:val="de-DE"/>
        </w:rPr>
        <w:t xml:space="preserve"> bedenkt. </w:t>
      </w:r>
      <w:proofErr w:type="spellStart"/>
      <w:r w:rsidR="00B953FD">
        <w:rPr>
          <w:lang w:val="de-DE"/>
        </w:rPr>
        <w:t>Mergesort</w:t>
      </w:r>
      <w:proofErr w:type="spellEnd"/>
      <w:r w:rsidR="00B953FD">
        <w:rPr>
          <w:lang w:val="de-DE"/>
        </w:rPr>
        <w:t xml:space="preserve"> teilt einen Anfangsarray im Verlauf der Sortierung in immer kleinere Arrays der </w:t>
      </w:r>
      <w:proofErr w:type="spellStart"/>
      <w:r w:rsidR="00B953FD">
        <w:rPr>
          <w:lang w:val="de-DE"/>
        </w:rPr>
        <w:t>Grösse</w:t>
      </w:r>
      <w:proofErr w:type="spellEnd"/>
      <w:r w:rsidR="00B953FD">
        <w:rPr>
          <w:lang w:val="de-DE"/>
        </w:rPr>
        <w:t xml:space="preserve"> </w:t>
      </w:r>
      <m:oMath>
        <m:f>
          <m:fPr>
            <m:ctrlPr>
              <w:rPr>
                <w:rFonts w:ascii="Cambria Math" w:hAnsi="Cambria Math"/>
                <w:i/>
                <w:lang w:val="de-DE"/>
              </w:rPr>
            </m:ctrlPr>
          </m:fPr>
          <m:num>
            <m:r>
              <w:rPr>
                <w:rFonts w:ascii="Cambria Math" w:hAnsi="Cambria Math"/>
                <w:lang w:val="de-DE"/>
              </w:rPr>
              <m:t>Arraygrösse</m:t>
            </m:r>
          </m:num>
          <m:den>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x</m:t>
                </m:r>
              </m:sup>
            </m:sSup>
          </m:den>
        </m:f>
      </m:oMath>
      <w:r w:rsidR="00B953FD">
        <w:rPr>
          <w:rFonts w:eastAsiaTheme="minorEastAsia"/>
          <w:lang w:val="de-DE"/>
        </w:rPr>
        <w:t xml:space="preserve"> auf, wobei x die Rekursionstiefe bezeichnet. Der im beschriebenen Test verwendete 100‘000-Array wird also in Arrays der </w:t>
      </w:r>
      <w:proofErr w:type="spellStart"/>
      <w:r w:rsidR="00B953FD">
        <w:rPr>
          <w:rFonts w:eastAsiaTheme="minorEastAsia"/>
          <w:lang w:val="de-DE"/>
        </w:rPr>
        <w:t>Grösse</w:t>
      </w:r>
      <w:proofErr w:type="spellEnd"/>
      <w:r w:rsidR="00B953FD">
        <w:rPr>
          <w:rFonts w:eastAsiaTheme="minorEastAsia"/>
          <w:lang w:val="de-DE"/>
        </w:rPr>
        <w:t xml:space="preserve"> 50‘000, 25‘000, 12‘500, 6‘250, 3‘125, usw. geteilt. Wenn nun im Test Grenzen von 1 bis 3‘250 gewählt werden, sind nur diejenigen Werte für die Grenzwahl interessant, die um </w:t>
      </w:r>
      <m:oMath>
        <m:f>
          <m:fPr>
            <m:ctrlPr>
              <w:rPr>
                <w:rFonts w:ascii="Cambria Math" w:hAnsi="Cambria Math"/>
                <w:i/>
                <w:lang w:val="de-DE"/>
              </w:rPr>
            </m:ctrlPr>
          </m:fPr>
          <m:num>
            <m:r>
              <w:rPr>
                <w:rFonts w:ascii="Cambria Math" w:hAnsi="Cambria Math"/>
                <w:lang w:val="de-DE"/>
              </w:rPr>
              <m:t>Arraygrösse</m:t>
            </m:r>
          </m:num>
          <m:den>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x</m:t>
                </m:r>
              </m:sup>
            </m:sSup>
          </m:den>
        </m:f>
      </m:oMath>
      <w:r w:rsidR="00B953FD">
        <w:rPr>
          <w:rFonts w:eastAsiaTheme="minorEastAsia"/>
          <w:lang w:val="de-DE"/>
        </w:rPr>
        <w:t xml:space="preserve"> liegen. </w:t>
      </w:r>
      <w:r w:rsidR="00417E9C">
        <w:rPr>
          <w:rFonts w:eastAsiaTheme="minorEastAsia"/>
          <w:lang w:val="de-DE"/>
        </w:rPr>
        <w:t xml:space="preserve">Es macht für die Laufzeit der Sortierung keinen Unterschied, ob die Grenze bei 3‘123 oder 3‘124 liegt, da bei einem Anfangsarray mit einer </w:t>
      </w:r>
      <w:proofErr w:type="spellStart"/>
      <w:r w:rsidR="00417E9C">
        <w:rPr>
          <w:rFonts w:eastAsiaTheme="minorEastAsia"/>
          <w:lang w:val="de-DE"/>
        </w:rPr>
        <w:t>Grösse</w:t>
      </w:r>
      <w:proofErr w:type="spellEnd"/>
      <w:r w:rsidR="00417E9C">
        <w:rPr>
          <w:rFonts w:eastAsiaTheme="minorEastAsia"/>
          <w:lang w:val="de-DE"/>
        </w:rPr>
        <w:t xml:space="preserve"> von 100‘000 in jedem Fall ein Array von 3‘125 geliefert wird. </w:t>
      </w:r>
    </w:p>
    <w:p w14:paraId="5E98D78C" w14:textId="77777777" w:rsidR="003774DB" w:rsidRDefault="00417E9C" w:rsidP="003774DB">
      <w:pPr>
        <w:rPr>
          <w:rFonts w:eastAsiaTheme="minorEastAsia"/>
          <w:lang w:val="de-DE"/>
        </w:rPr>
      </w:pPr>
      <w:r>
        <w:rPr>
          <w:rFonts w:eastAsiaTheme="minorEastAsia"/>
          <w:lang w:val="de-DE"/>
        </w:rPr>
        <w:lastRenderedPageBreak/>
        <w:t xml:space="preserve">Um diese Problematik zu verhindern, müssten für diesen Test Anfangsarrays der </w:t>
      </w:r>
      <w:proofErr w:type="spellStart"/>
      <w:r>
        <w:rPr>
          <w:rFonts w:eastAsiaTheme="minorEastAsia"/>
          <w:lang w:val="de-DE"/>
        </w:rPr>
        <w:t>Grösse</w:t>
      </w:r>
      <w:proofErr w:type="spellEnd"/>
      <w:r>
        <w:rPr>
          <w:rFonts w:eastAsiaTheme="minorEastAsia"/>
          <w:lang w:val="de-DE"/>
        </w:rPr>
        <w:t xml:space="preserve"> </w:t>
      </w:r>
      <m:oMath>
        <m:sSup>
          <m:sSupPr>
            <m:ctrlPr>
              <w:rPr>
                <w:rFonts w:ascii="Cambria Math" w:eastAsiaTheme="minorEastAsia" w:hAnsi="Cambria Math"/>
                <w:i/>
                <w:lang w:val="de-DE"/>
              </w:rPr>
            </m:ctrlPr>
          </m:sSupPr>
          <m:e>
            <m:r>
              <w:rPr>
                <w:rFonts w:ascii="Cambria Math" w:eastAsiaTheme="minorEastAsia" w:hAnsi="Cambria Math"/>
                <w:lang w:val="de-DE"/>
              </w:rPr>
              <m:t>Grenze*2</m:t>
            </m:r>
          </m:e>
          <m:sup>
            <m:r>
              <w:rPr>
                <w:rFonts w:ascii="Cambria Math" w:eastAsiaTheme="minorEastAsia" w:hAnsi="Cambria Math"/>
                <w:lang w:val="de-DE"/>
              </w:rPr>
              <m:t>x</m:t>
            </m:r>
          </m:sup>
        </m:sSup>
      </m:oMath>
      <w:r>
        <w:rPr>
          <w:rFonts w:eastAsiaTheme="minorEastAsia"/>
          <w:lang w:val="de-DE"/>
        </w:rPr>
        <w:t xml:space="preserve"> gewählt werden. So kann gewährleistet werden, dass die zu testende Grenze tatsächlich überprüft wird. </w:t>
      </w:r>
    </w:p>
    <w:p w14:paraId="2891F9E4" w14:textId="77777777" w:rsidR="009E6539" w:rsidRPr="003774DB" w:rsidRDefault="009E6539" w:rsidP="003774DB">
      <w:pPr>
        <w:rPr>
          <w:lang w:val="de-DE"/>
        </w:rPr>
      </w:pPr>
      <w:r>
        <w:rPr>
          <w:rFonts w:eastAsiaTheme="minorEastAsia"/>
          <w:lang w:val="de-DE"/>
        </w:rPr>
        <w:t xml:space="preserve">Je kleiner die Grenze gewählt wird, desto weniger relevant ist die oben beschriebene Problematik. Durch diese Untersuchungen hat sich gezeigt, dass auf dem verwendeten System eine Grenze von etwa 250 für den Wechsel von </w:t>
      </w:r>
      <w:proofErr w:type="spellStart"/>
      <w:r>
        <w:rPr>
          <w:rFonts w:eastAsiaTheme="minorEastAsia"/>
          <w:lang w:val="de-DE"/>
        </w:rPr>
        <w:t>Mergesort</w:t>
      </w:r>
      <w:proofErr w:type="spellEnd"/>
      <w:r>
        <w:rPr>
          <w:rFonts w:eastAsiaTheme="minorEastAsia"/>
          <w:lang w:val="de-DE"/>
        </w:rPr>
        <w:t xml:space="preserve"> zu Insertionsort optimal ist.</w:t>
      </w:r>
    </w:p>
    <w:sectPr w:rsidR="009E6539" w:rsidRPr="003774DB">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0A9B03" w14:textId="77777777" w:rsidR="00D842D5" w:rsidRDefault="00D842D5" w:rsidP="00184910">
      <w:pPr>
        <w:spacing w:after="0" w:line="240" w:lineRule="auto"/>
      </w:pPr>
      <w:r>
        <w:separator/>
      </w:r>
    </w:p>
  </w:endnote>
  <w:endnote w:type="continuationSeparator" w:id="0">
    <w:p w14:paraId="26CA2046" w14:textId="77777777" w:rsidR="00D842D5" w:rsidRDefault="00D842D5" w:rsidP="00184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libri">
    <w:panose1 w:val="020F0502020204030204"/>
    <w:charset w:val="00"/>
    <w:family w:val="auto"/>
    <w:pitch w:val="variable"/>
    <w:sig w:usb0="A00002EF" w:usb1="4000207B" w:usb2="00000000" w:usb3="00000000" w:csb0="0000009F" w:csb1="00000000"/>
  </w:font>
  <w:font w:name="Calibri Light">
    <w:altName w:val="Courier New"/>
    <w:charset w:val="00"/>
    <w:family w:val="swiss"/>
    <w:pitch w:val="variable"/>
    <w:sig w:usb0="A0002AEF" w:usb1="4000207B" w:usb2="00000000"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7A474" w14:textId="77777777" w:rsidR="00184910" w:rsidRDefault="00184910">
    <w:pPr>
      <w:pStyle w:val="Footer"/>
    </w:pPr>
    <w:r>
      <w:t xml:space="preserve">Hofmann-Roth-Zoller / Interpretation Grafiken zu </w:t>
    </w:r>
    <w:proofErr w:type="spellStart"/>
    <w:r>
      <w:t>Mergesort</w:t>
    </w:r>
    <w:proofErr w:type="spellEnd"/>
    <w:r>
      <w:tab/>
    </w:r>
    <w:r>
      <w:tab/>
    </w:r>
    <w:r>
      <w:fldChar w:fldCharType="begin"/>
    </w:r>
    <w:r>
      <w:instrText>PAGE   \* MERGEFORMAT</w:instrText>
    </w:r>
    <w:r>
      <w:fldChar w:fldCharType="separate"/>
    </w:r>
    <w:r w:rsidR="004C662A" w:rsidRPr="004C662A">
      <w:rPr>
        <w:noProof/>
        <w:lang w:val="de-DE"/>
      </w:rPr>
      <w:t>2</w:t>
    </w:r>
    <w:r>
      <w:fldChar w:fldCharType="end"/>
    </w:r>
  </w:p>
  <w:p w14:paraId="5B6CFCB6" w14:textId="77777777" w:rsidR="00184910" w:rsidRDefault="001849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EE554A" w14:textId="77777777" w:rsidR="00D842D5" w:rsidRDefault="00D842D5" w:rsidP="00184910">
      <w:pPr>
        <w:spacing w:after="0" w:line="240" w:lineRule="auto"/>
      </w:pPr>
      <w:r>
        <w:separator/>
      </w:r>
    </w:p>
  </w:footnote>
  <w:footnote w:type="continuationSeparator" w:id="0">
    <w:p w14:paraId="10391FE2" w14:textId="77777777" w:rsidR="00D842D5" w:rsidRDefault="00D842D5" w:rsidP="0018491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43B0E"/>
    <w:multiLevelType w:val="hybridMultilevel"/>
    <w:tmpl w:val="13EE092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4DB"/>
    <w:rsid w:val="00184910"/>
    <w:rsid w:val="003367C0"/>
    <w:rsid w:val="003774DB"/>
    <w:rsid w:val="00417E9C"/>
    <w:rsid w:val="004C662A"/>
    <w:rsid w:val="006B0929"/>
    <w:rsid w:val="009E6539"/>
    <w:rsid w:val="00B953FD"/>
    <w:rsid w:val="00D842D5"/>
    <w:rsid w:val="00E9072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A47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4D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774DB"/>
    <w:pPr>
      <w:ind w:left="720"/>
      <w:contextualSpacing/>
    </w:pPr>
  </w:style>
  <w:style w:type="character" w:styleId="IntenseEmphasis">
    <w:name w:val="Intense Emphasis"/>
    <w:basedOn w:val="DefaultParagraphFont"/>
    <w:uiPriority w:val="21"/>
    <w:qFormat/>
    <w:rsid w:val="003774DB"/>
    <w:rPr>
      <w:i/>
      <w:iCs/>
      <w:color w:val="4472C4" w:themeColor="accent1"/>
    </w:rPr>
  </w:style>
  <w:style w:type="character" w:styleId="PlaceholderText">
    <w:name w:val="Placeholder Text"/>
    <w:basedOn w:val="DefaultParagraphFont"/>
    <w:uiPriority w:val="99"/>
    <w:semiHidden/>
    <w:rsid w:val="00B953FD"/>
    <w:rPr>
      <w:color w:val="808080"/>
    </w:rPr>
  </w:style>
  <w:style w:type="paragraph" w:styleId="Header">
    <w:name w:val="header"/>
    <w:basedOn w:val="Normal"/>
    <w:link w:val="HeaderChar"/>
    <w:uiPriority w:val="99"/>
    <w:unhideWhenUsed/>
    <w:rsid w:val="001849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10"/>
  </w:style>
  <w:style w:type="paragraph" w:styleId="Footer">
    <w:name w:val="footer"/>
    <w:basedOn w:val="Normal"/>
    <w:link w:val="FooterChar"/>
    <w:uiPriority w:val="99"/>
    <w:unhideWhenUsed/>
    <w:rsid w:val="001849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10"/>
  </w:style>
  <w:style w:type="paragraph" w:styleId="BalloonText">
    <w:name w:val="Balloon Text"/>
    <w:basedOn w:val="Normal"/>
    <w:link w:val="BalloonTextChar"/>
    <w:uiPriority w:val="99"/>
    <w:semiHidden/>
    <w:unhideWhenUsed/>
    <w:rsid w:val="004C662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662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4D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774DB"/>
    <w:pPr>
      <w:ind w:left="720"/>
      <w:contextualSpacing/>
    </w:pPr>
  </w:style>
  <w:style w:type="character" w:styleId="IntenseEmphasis">
    <w:name w:val="Intense Emphasis"/>
    <w:basedOn w:val="DefaultParagraphFont"/>
    <w:uiPriority w:val="21"/>
    <w:qFormat/>
    <w:rsid w:val="003774DB"/>
    <w:rPr>
      <w:i/>
      <w:iCs/>
      <w:color w:val="4472C4" w:themeColor="accent1"/>
    </w:rPr>
  </w:style>
  <w:style w:type="character" w:styleId="PlaceholderText">
    <w:name w:val="Placeholder Text"/>
    <w:basedOn w:val="DefaultParagraphFont"/>
    <w:uiPriority w:val="99"/>
    <w:semiHidden/>
    <w:rsid w:val="00B953FD"/>
    <w:rPr>
      <w:color w:val="808080"/>
    </w:rPr>
  </w:style>
  <w:style w:type="paragraph" w:styleId="Header">
    <w:name w:val="header"/>
    <w:basedOn w:val="Normal"/>
    <w:link w:val="HeaderChar"/>
    <w:uiPriority w:val="99"/>
    <w:unhideWhenUsed/>
    <w:rsid w:val="001849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10"/>
  </w:style>
  <w:style w:type="paragraph" w:styleId="Footer">
    <w:name w:val="footer"/>
    <w:basedOn w:val="Normal"/>
    <w:link w:val="FooterChar"/>
    <w:uiPriority w:val="99"/>
    <w:unhideWhenUsed/>
    <w:rsid w:val="001849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10"/>
  </w:style>
  <w:style w:type="paragraph" w:styleId="BalloonText">
    <w:name w:val="Balloon Text"/>
    <w:basedOn w:val="Normal"/>
    <w:link w:val="BalloonTextChar"/>
    <w:uiPriority w:val="99"/>
    <w:semiHidden/>
    <w:unhideWhenUsed/>
    <w:rsid w:val="004C662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662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10.png"/><Relationship Id="rId10"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529</Words>
  <Characters>3021</Characters>
  <Application>Microsoft Macintosh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Zoller</dc:creator>
  <cp:keywords/>
  <dc:description/>
  <cp:lastModifiedBy>Office 2004 Drive-Benutzer</cp:lastModifiedBy>
  <cp:revision>4</cp:revision>
  <dcterms:created xsi:type="dcterms:W3CDTF">2018-10-21T09:42:00Z</dcterms:created>
  <dcterms:modified xsi:type="dcterms:W3CDTF">2018-10-21T18:17:00Z</dcterms:modified>
</cp:coreProperties>
</file>